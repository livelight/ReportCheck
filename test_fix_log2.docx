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del w:id="1002" w:author="DocumentReviser" w:date="2026-06-16T22:09:33Z">
        <w:r>
          <w:t>本项目旨在开发一套企业级文档管理系统。</w:t>
        </w:r>
      </w:del>
      <w:ins w:id="1003" w:author="DocumentReviser" w:date="2026-06-16T22:09:33Z">
        <w:r>
          <w:t>本项目目标是开发一套企业级文档管理系统。</w:t>
        </w:r>
      </w:ins>
    </w:p>
    <w:p>
      <w:del w:id="1000" w:author="DocumentReviser" w:date="2026-06-16T22:09:33Z">
        <w:r>
          <w:t>项目进展顺利，暂无风险。</w:t>
        </w:r>
      </w:del>
      <w:ins w:id="1001" w:author="DocumentReviser" w:date="2026-06-16T22:09:33Z">
        <w:r>
          <w:t>当前主要风险包括人员风险和技术风险。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