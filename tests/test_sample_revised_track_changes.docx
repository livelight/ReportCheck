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pPr>
        <w:pStyle w:val="Heading2"/>
      </w:pPr>
      <w:r>
        <w:t>三、当前进展</w:t>
      </w:r>
    </w:p>
    <w:p>
      <w:del w:id="2" w:author="DocumentReviewer" w:date="2026-06-24T19:26:13.545197">
        <w:r>
          <w:rPr>
            <w:strike/>
            <w:color w:val="FF0000"/>
          </w:rPr>
          <w:t>目前已完成核心功能的开发和测试工作，进展顺利。</w:t>
        </w:r>
      </w:del>
      <w:ins w:id="2" w:author="DocumentReviewer" w:date="2026-06-24T19:26:13.545267">
        <w:r>
          <w:rPr>
            <w:u w:val="single"/>
            <w:color w:val="0000FF"/>
          </w:rPr>
          <w:t>目前已完成核心功能的开发和内部测试，整体质量符合预期。</w:t>
        </w:r>
      </w:ins>
    </w:p>
    <w:p>
      <w:pPr>
        <w:pStyle w:val="Heading2"/>
      </w:pPr>
      <w:r>
        <w:t>四、风险分析</w:t>
      </w:r>
    </w:p>
    <w:p>
      <w:del w:id="1" w:author="DocumentReviewer" w:date="2026-06-24T19:26:13.544595">
        <w:r>
          <w:rPr>
            <w:strike/>
            <w:color w:val="FF0000"/>
          </w:rPr>
          <w:t>项目进展顺利，暂无风险。</w:t>
        </w:r>
      </w:del>
      <w:ins w:id="1" w:author="DocumentReviewer" w:date="2026-06-24T19:26:13.544651">
        <w:r>
          <w:rPr>
            <w:u w:val="single"/>
            <w:color w:val="0000FF"/>
          </w:rPr>
          <w:t>当前主要风险及应对措施：
1. 人员流动性风险：加强知识文档建设
2. 技术架构风险：预留技术预研时间</w:t>
        </w:r>
      </w:ins>
    </w:p>
    <w:p>
      <w:pPr>
        <w:pStyle w:val="Heading2"/>
      </w:pPr>
      <w:r>
        <w:t>五、下一步计划</w:t>
      </w:r>
    </w:p>
    <w:p>
      <w:r>
        <w:t>继续优化系统性能，并进行用户验收测试。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