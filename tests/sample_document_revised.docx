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企业文档管理系统项目报告</w:t>
      </w:r>
    </w:p>
    <w:p>
      <w:pPr>
        <w:pStyle w:val="Heading2"/>
      </w:pPr>
      <w:r>
        <w:t>一、项目概述</w:t>
      </w:r>
    </w:p>
    <w:p>
      <w:r>
        <w:t>本项目旨在开发一套企业级文档管理系统。</w:t>
      </w:r>
    </w:p>
    <w:p>
      <w:pPr>
        <w:pStyle w:val="Heading2"/>
      </w:pPr>
      <w:r>
        <w:t>二、项目目标</w:t>
      </w:r>
    </w:p>
    <w:p>
      <w:r>
        <w:t>1. 实现文档的集中存储和分类管理</w:t>
      </w:r>
    </w:p>
    <w:p>
      <w:r>
        <w:t>2. 支持多用户协作编辑</w:t>
      </w:r>
    </w:p>
    <w:p>
      <w:r>
        <w:t>3. 提供文档搜索和版本控制功能</w:t>
      </w:r>
    </w:p>
    <w:p>
      <w:pPr>
        <w:pStyle w:val="Heading2"/>
      </w:pPr>
      <w:r>
        <w:t>三、当前进展</w:t>
      </w:r>
    </w:p>
    <w:p>
      <w:del w:id="1002" w:author="DocumentReviser" w:date="2026-06-15T23:51:00Z">
        <w:r>
          <w:t>目前已完成核心功能的开发和测试工作，进展顺利。</w:t>
        </w:r>
      </w:del>
      <w:ins w:id="1003" w:author="DocumentReviser" w:date="2026-06-15T23:51:00Z">
        <w:r>
          <w:t>目前已完成核心功能的开发和内部测试，整体质量符合预期。</w:t>
        </w:r>
      </w:ins>
    </w:p>
    <w:p>
      <w:pPr>
        <w:pStyle w:val="Heading2"/>
      </w:pPr>
      <w:r>
        <w:t>四、风险分析</w:t>
      </w:r>
    </w:p>
    <w:p>
      <w:del w:id="1000" w:author="DocumentReviser" w:date="2026-06-15T23:51:00Z">
        <w:r>
          <w:t>项目进展顺利，暂无风险。</w:t>
        </w:r>
      </w:del>
      <w:ins w:id="1001" w:author="DocumentReviser" w:date="2026-06-15T23:51:00Z">
        <w:r>
          <w:t>当前主要风险及应对措施：
1. 人员流动性风险：加强知识文档建设
2. 技术架构风险：预留技术预研时间</w:t>
        </w:r>
      </w:ins>
    </w:p>
    <w:p>
      <w:pPr>
        <w:pStyle w:val="Heading2"/>
      </w:pPr>
      <w:r>
        <w:t>五、下一步计划</w:t>
      </w:r>
    </w:p>
    <w:p>
      <w:del w:id="1004" w:author="DocumentReviser" w:date="2026-06-15T23:51:00Z">
        <w:r>
          <w:t>继续优化系统性能，并进行用户验收测试。</w:t>
        </w:r>
      </w:del>
      <w:ins w:id="1005" w:author="DocumentReviser" w:date="2026-06-15T23:51:00Z">
        <w:r>
          <w:t>1. 完成用户验收测试
2. 根据反馈优化系统
3. 部署上线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